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D518E" w14:textId="77777777" w:rsidR="0019431B" w:rsidRDefault="0019431B"/>
    <w:tbl>
      <w:tblPr>
        <w:tblStyle w:val="Tablaconcuadrcula"/>
        <w:tblW w:w="883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806"/>
        <w:gridCol w:w="8025"/>
      </w:tblGrid>
      <w:tr w:rsidR="0019431B" w14:paraId="17DC2CE8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6E3E9FF5" w14:textId="77777777" w:rsidR="0019431B" w:rsidRDefault="0019431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38B5F01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>SYSTEM INEQUALITY</w:t>
            </w:r>
            <w:ins w:id="0" w:author="Unknown Author" w:date="2020-02-12T22:48:00Z">
              <w:r>
                <w:rPr>
                  <w:rFonts w:ascii="Times New Roman" w:hAnsi="Times New Roman" w:cs="Times New Roman"/>
                  <w:color w:val="FF0000"/>
                </w:rPr>
                <w:t>: comentario, pienso que tal vez podemos intentar rescatar los items referi</w:t>
              </w:r>
            </w:ins>
            <w:ins w:id="1" w:author="Unknown Author" w:date="2020-02-12T22:49:00Z">
              <w:r>
                <w:rPr>
                  <w:rFonts w:ascii="Times New Roman" w:hAnsi="Times New Roman" w:cs="Times New Roman"/>
                  <w:color w:val="FF0000"/>
                </w:rPr>
                <w:t>dos a acción afirmativa</w:t>
              </w:r>
            </w:ins>
            <w:ins w:id="2" w:author="Unknown Author" w:date="2020-02-12T22:54:00Z">
              <w:r>
                <w:rPr>
                  <w:rFonts w:ascii="Times New Roman" w:hAnsi="Times New Roman" w:cs="Times New Roman"/>
                  <w:color w:val="FF0000"/>
                </w:rPr>
                <w:t xml:space="preserve"> con un pequeño  encabezado dando un concepto como “políticas de equidad” y explicando un poco, a ver si resulta.</w:t>
              </w:r>
            </w:ins>
          </w:p>
          <w:p w14:paraId="44C8A3DF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60437B40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19431B" w14:paraId="4FC39E93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74B36DE9" w14:textId="77777777" w:rsidR="0019431B" w:rsidRDefault="0019431B"/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228C753D" w14:textId="77777777" w:rsidR="0019431B" w:rsidRDefault="00570D14">
            <w:pPr>
              <w:jc w:val="both"/>
            </w:pPr>
            <w:ins w:id="3" w:author="Unknown Author" w:date="2020-02-12T22:54:00Z">
              <w:r>
                <w:t>A continuación de presentaremos una serie de afirmaciones respecto de políticas de equidad y discriminación, entiendiendo por políticas de</w:t>
              </w:r>
              <w:r>
                <w:t xml:space="preserve"> equidad a algunas acciones que intentan compensar algunas desigualdades, como por ejemplo dar becas y/o cupos reservados en organizaciones a indígenas, mujeres, y grupos minoritarios en situación de desventaja.</w:t>
              </w:r>
            </w:ins>
          </w:p>
          <w:p w14:paraId="017A66BA" w14:textId="77777777" w:rsidR="0019431B" w:rsidRDefault="0019431B">
            <w:pPr>
              <w:jc w:val="both"/>
            </w:pPr>
          </w:p>
        </w:tc>
      </w:tr>
      <w:tr w:rsidR="0019431B" w14:paraId="3C7774C7" w14:textId="77777777">
        <w:tc>
          <w:tcPr>
            <w:tcW w:w="806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1EA73F4D" w14:textId="77777777" w:rsidR="0019431B" w:rsidRDefault="0019431B"/>
        </w:tc>
        <w:tc>
          <w:tcPr>
            <w:tcW w:w="8024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1134405F" w14:textId="77777777" w:rsidR="0019431B" w:rsidRDefault="00570D14">
            <w:pPr>
              <w:jc w:val="both"/>
            </w:pPr>
            <w:ins w:id="4" w:author="Unknown Author" w:date="2020-02-12T23:00:00Z">
              <w:r>
                <w:t xml:space="preserve">Affirmative action is an outdated policy </w:t>
              </w:r>
              <w:r>
                <w:t>now that people are generally treated as equals.</w:t>
              </w:r>
            </w:ins>
          </w:p>
          <w:p w14:paraId="1C96365C" w14:textId="77777777" w:rsidR="0019431B" w:rsidRDefault="0019431B">
            <w:pPr>
              <w:jc w:val="both"/>
            </w:pPr>
          </w:p>
          <w:p w14:paraId="49B02397" w14:textId="77777777" w:rsidR="0019431B" w:rsidRDefault="00570D14">
            <w:pPr>
              <w:jc w:val="both"/>
            </w:pPr>
            <w:ins w:id="5" w:author="Unknown Author" w:date="2020-02-12T23:00:00Z">
              <w:r>
                <w:t xml:space="preserve">Las políticas de equidad son algo del pasado ya que las personas ahora son tratadas generalmente como iguales </w:t>
              </w:r>
            </w:ins>
          </w:p>
          <w:p w14:paraId="05522C3B" w14:textId="77777777" w:rsidR="0019431B" w:rsidRDefault="0019431B">
            <w:pPr>
              <w:jc w:val="both"/>
            </w:pPr>
          </w:p>
        </w:tc>
      </w:tr>
      <w:tr w:rsidR="0019431B" w14:paraId="1A8BDFA0" w14:textId="77777777">
        <w:tc>
          <w:tcPr>
            <w:tcW w:w="806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4DC7C99D" w14:textId="77777777" w:rsidR="0019431B" w:rsidRDefault="0019431B"/>
        </w:tc>
        <w:tc>
          <w:tcPr>
            <w:tcW w:w="8024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048E6547" w14:textId="77777777" w:rsidR="0019431B" w:rsidRDefault="00570D14">
            <w:pPr>
              <w:jc w:val="both"/>
            </w:pPr>
            <w:ins w:id="6" w:author="Unknown Author" w:date="2020-02-12T23:02:00Z">
              <w:r>
                <w:t xml:space="preserve">Discrimination does not exist today to such a degree that affirmative action </w:t>
              </w:r>
              <w:r>
                <w:t>policies are necessary.</w:t>
              </w:r>
            </w:ins>
          </w:p>
          <w:p w14:paraId="65D01514" w14:textId="77777777" w:rsidR="0019431B" w:rsidRDefault="0019431B">
            <w:pPr>
              <w:jc w:val="both"/>
            </w:pPr>
          </w:p>
          <w:p w14:paraId="7AC59A9F" w14:textId="77777777" w:rsidR="0019431B" w:rsidRDefault="00570D14">
            <w:pPr>
              <w:jc w:val="both"/>
            </w:pPr>
            <w:ins w:id="7" w:author="Unknown Author" w:date="2020-02-12T23:02:00Z">
              <w:r>
                <w:t>Hoy en día no existe tanta discriminación como para hacer necesarias políticas de equidad.</w:t>
              </w:r>
            </w:ins>
          </w:p>
          <w:p w14:paraId="09C9B75B" w14:textId="77777777" w:rsidR="0019431B" w:rsidRDefault="0019431B">
            <w:pPr>
              <w:jc w:val="both"/>
            </w:pPr>
          </w:p>
        </w:tc>
      </w:tr>
      <w:tr w:rsidR="0019431B" w14:paraId="0794E81A" w14:textId="77777777">
        <w:tc>
          <w:tcPr>
            <w:tcW w:w="806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030EAE22" w14:textId="77777777" w:rsidR="0019431B" w:rsidRDefault="0019431B"/>
        </w:tc>
        <w:tc>
          <w:tcPr>
            <w:tcW w:w="8024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653AF9E2" w14:textId="77777777" w:rsidR="0019431B" w:rsidRDefault="00570D14">
            <w:pPr>
              <w:jc w:val="both"/>
            </w:pPr>
            <w:ins w:id="8" w:author="Unknown Author" w:date="2020-02-12T23:03:00Z">
              <w:r>
                <w:t xml:space="preserve">Affirmative action does not help eradicate discrimination. Instead it exacerbates it by promoting people on the basis of minority status </w:t>
              </w:r>
              <w:r>
                <w:t>instead of merit.</w:t>
              </w:r>
            </w:ins>
          </w:p>
          <w:p w14:paraId="22914167" w14:textId="77777777" w:rsidR="0019431B" w:rsidRDefault="0019431B">
            <w:pPr>
              <w:jc w:val="both"/>
            </w:pPr>
          </w:p>
          <w:p w14:paraId="3986BEEC" w14:textId="77777777" w:rsidR="0019431B" w:rsidRDefault="00570D14">
            <w:pPr>
              <w:jc w:val="both"/>
            </w:pPr>
            <w:ins w:id="9" w:author="Unknown Author" w:date="2020-02-12T23:03:00Z">
              <w:r>
                <w:t>Las políticas de equidad no ayudan a eliminar la discriminación,  sino que la aumentan al favorecer a personas en base a su situación de minoría en lugar de en base a mérito.</w:t>
              </w:r>
            </w:ins>
          </w:p>
          <w:p w14:paraId="0157278C" w14:textId="77777777" w:rsidR="0019431B" w:rsidRDefault="0019431B">
            <w:pPr>
              <w:jc w:val="both"/>
            </w:pPr>
          </w:p>
        </w:tc>
      </w:tr>
      <w:tr w:rsidR="0019431B" w14:paraId="3DAF4B51" w14:textId="77777777">
        <w:tc>
          <w:tcPr>
            <w:tcW w:w="806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7698D06F" w14:textId="77777777" w:rsidR="0019431B" w:rsidRDefault="0019431B"/>
        </w:tc>
        <w:tc>
          <w:tcPr>
            <w:tcW w:w="8024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5F81375C" w14:textId="77777777" w:rsidR="0019431B" w:rsidRDefault="00570D14">
            <w:pPr>
              <w:jc w:val="both"/>
            </w:pPr>
            <w:ins w:id="10" w:author="Unknown Author" w:date="2020-02-12T23:06:00Z">
              <w:r>
                <w:t>Affirmative action is a problem because it treats people un</w:t>
              </w:r>
              <w:r>
                <w:t>equally.</w:t>
              </w:r>
            </w:ins>
          </w:p>
          <w:p w14:paraId="7B359E68" w14:textId="77777777" w:rsidR="0019431B" w:rsidRDefault="0019431B">
            <w:pPr>
              <w:jc w:val="both"/>
            </w:pPr>
          </w:p>
          <w:p w14:paraId="530B01C1" w14:textId="77777777" w:rsidR="0019431B" w:rsidRDefault="00570D14">
            <w:pPr>
              <w:jc w:val="both"/>
            </w:pPr>
            <w:ins w:id="11" w:author="Unknown Author" w:date="2020-02-12T23:06:00Z">
              <w:r>
                <w:t>Las políticas de equidad son problemáticas ya que tratan a las personas de manera desigual.</w:t>
              </w:r>
            </w:ins>
          </w:p>
          <w:p w14:paraId="684F1A42" w14:textId="77777777" w:rsidR="0019431B" w:rsidRDefault="0019431B">
            <w:pPr>
              <w:jc w:val="both"/>
            </w:pPr>
          </w:p>
        </w:tc>
      </w:tr>
      <w:tr w:rsidR="0019431B" w14:paraId="7B538006" w14:textId="77777777">
        <w:tc>
          <w:tcPr>
            <w:tcW w:w="806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08E92724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8024" w:type="dxa"/>
            <w:tcBorders>
              <w:top w:val="nil"/>
            </w:tcBorders>
            <w:shd w:val="clear" w:color="auto" w:fill="auto"/>
            <w:tcMar>
              <w:left w:w="103" w:type="dxa"/>
            </w:tcMar>
          </w:tcPr>
          <w:p w14:paraId="738F32D8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People who complain about discrimination are often just blaming other people for their own problems.</w:t>
            </w:r>
          </w:p>
          <w:p w14:paraId="579E6D19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73CC2FD2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 xml:space="preserve">Las personas que se quejan de </w:t>
            </w:r>
            <w:del w:id="12" w:author="Unknown Author" w:date="2020-02-12T22:40:00Z">
              <w:r>
                <w:rPr>
                  <w:rFonts w:ascii="Times New Roman" w:hAnsi="Times New Roman" w:cs="Times New Roman"/>
                  <w:color w:val="FF0000"/>
                </w:rPr>
                <w:delText xml:space="preserve">la </w:delText>
              </w:r>
            </w:del>
            <w:commentRangeStart w:id="13"/>
            <w:commentRangeEnd w:id="13"/>
            <w:r>
              <w:rPr>
                <w:rFonts w:ascii="Times New Roman" w:hAnsi="Times New Roman" w:cs="Times New Roman"/>
                <w:color w:val="FF0000"/>
              </w:rPr>
              <w:commentReference w:id="13"/>
            </w:r>
            <w:r>
              <w:rPr>
                <w:rFonts w:ascii="Times New Roman" w:hAnsi="Times New Roman" w:cs="Times New Roman"/>
                <w:color w:val="FF0000"/>
              </w:rPr>
              <w:t>discriminación están por lo general culpando a otros de sus propios problemas.</w:t>
            </w:r>
          </w:p>
        </w:tc>
      </w:tr>
      <w:tr w:rsidR="0019431B" w14:paraId="7D3E62A5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4D636662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95B8F58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 think people imagine more barriers, such as discrimination, than actually exist.</w:t>
            </w:r>
          </w:p>
          <w:p w14:paraId="489729B1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6A27358D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lastRenderedPageBreak/>
              <w:t xml:space="preserve">Pienso que las personas </w:t>
            </w:r>
            <w:ins w:id="14" w:author="Unknown Author" w:date="2020-02-12T22:44:00Z">
              <w:r>
                <w:rPr>
                  <w:rFonts w:ascii="Times New Roman" w:hAnsi="Times New Roman" w:cs="Times New Roman"/>
                  <w:color w:val="FF0000"/>
                </w:rPr>
                <w:t xml:space="preserve">se </w:t>
              </w:r>
            </w:ins>
            <w:r>
              <w:rPr>
                <w:rFonts w:ascii="Times New Roman" w:hAnsi="Times New Roman" w:cs="Times New Roman"/>
                <w:color w:val="FF0000"/>
              </w:rPr>
              <w:t xml:space="preserve">imaginan más </w:t>
            </w:r>
            <w:del w:id="15" w:author="Unknown Author" w:date="2020-02-12T22:42:00Z">
              <w:r>
                <w:rPr>
                  <w:rFonts w:ascii="Times New Roman" w:hAnsi="Times New Roman" w:cs="Times New Roman"/>
                  <w:color w:val="FF0000"/>
                </w:rPr>
                <w:delText>barreras</w:delText>
              </w:r>
            </w:del>
            <w:ins w:id="16" w:author="Unknown Author" w:date="2020-02-12T22:42:00Z">
              <w:r>
                <w:rPr>
                  <w:rFonts w:ascii="Times New Roman" w:hAnsi="Times New Roman" w:cs="Times New Roman"/>
                  <w:color w:val="FF0000"/>
                </w:rPr>
                <w:t>obstáculos (como la discriminación) de los que en realidad existen</w:t>
              </w:r>
            </w:ins>
            <w:ins w:id="17" w:author="Unknown Author" w:date="2020-02-12T22:47:00Z">
              <w:r>
                <w:rPr>
                  <w:rFonts w:ascii="Times New Roman" w:hAnsi="Times New Roman" w:cs="Times New Roman"/>
                  <w:color w:val="FF0000"/>
                </w:rPr>
                <w:t xml:space="preserve">. </w:t>
              </w:r>
            </w:ins>
            <w:del w:id="18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delText>, tal como la discriminación</w:delText>
              </w:r>
            </w:del>
            <w:del w:id="19" w:author="Unknown Author" w:date="2020-02-12T22:43:00Z">
              <w:r>
                <w:rPr>
                  <w:rFonts w:ascii="Times New Roman" w:hAnsi="Times New Roman" w:cs="Times New Roman"/>
                  <w:color w:val="FF0000"/>
                </w:rPr>
                <w:delText>, de las que existen realmente</w:delText>
              </w:r>
            </w:del>
            <w:del w:id="20" w:author="Unknown Author" w:date="2020-02-12T22:47:00Z">
              <w:r>
                <w:rPr>
                  <w:rFonts w:ascii="Times New Roman" w:hAnsi="Times New Roman" w:cs="Times New Roman"/>
                  <w:color w:val="FF0000"/>
                </w:rPr>
                <w:delText>.</w:delText>
              </w:r>
            </w:del>
          </w:p>
        </w:tc>
      </w:tr>
      <w:tr w:rsidR="0019431B" w14:paraId="0FFA38D7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5D5B60E1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lastRenderedPageBreak/>
              <w:t>3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15A08B35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Based on my own experience and the people around me, it’s hard for me to feel sorry for people who complain </w:t>
            </w:r>
            <w:r>
              <w:rPr>
                <w:rFonts w:ascii="Times New Roman" w:hAnsi="Times New Roman" w:cs="Times New Roman"/>
                <w:color w:val="FF0000"/>
              </w:rPr>
              <w:t>about discrimination.</w:t>
            </w:r>
          </w:p>
          <w:p w14:paraId="4B092035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382574AF" w14:textId="77777777" w:rsidR="0019431B" w:rsidRDefault="00570D14">
            <w:pPr>
              <w:jc w:val="both"/>
            </w:pPr>
            <w:ins w:id="21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t xml:space="preserve">Según </w:t>
              </w:r>
            </w:ins>
            <w:del w:id="22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delText>Sobre la base de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mi experiencia y de las persona</w:t>
            </w:r>
            <w:ins w:id="23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t>s</w:t>
              </w:r>
            </w:ins>
            <w:r>
              <w:rPr>
                <w:rFonts w:ascii="Times New Roman" w:hAnsi="Times New Roman" w:cs="Times New Roman"/>
                <w:color w:val="FF0000"/>
              </w:rPr>
              <w:t xml:space="preserve"> que me rodean, para mi es difícil sentir </w:t>
            </w:r>
            <w:ins w:id="24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t xml:space="preserve">lástima </w:t>
              </w:r>
            </w:ins>
            <w:del w:id="25" w:author="Unknown Author" w:date="2020-02-12T22:45:00Z">
              <w:r>
                <w:rPr>
                  <w:rFonts w:ascii="Times New Roman" w:hAnsi="Times New Roman" w:cs="Times New Roman"/>
                  <w:color w:val="FF0000"/>
                </w:rPr>
                <w:delText>pena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por las personas que se quejan de la discriminación.</w:t>
            </w:r>
          </w:p>
        </w:tc>
      </w:tr>
      <w:tr w:rsidR="0019431B" w14:paraId="04631487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0D634CBA" w14:textId="77777777" w:rsidR="0019431B" w:rsidRDefault="001943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35832D06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COMPETITION</w:t>
            </w:r>
          </w:p>
        </w:tc>
      </w:tr>
      <w:tr w:rsidR="0019431B" w14:paraId="01E81C53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68172E3F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5C56115C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People should be allowed to compete to ensure </w:t>
            </w:r>
            <w:r>
              <w:rPr>
                <w:rFonts w:ascii="Times New Roman" w:hAnsi="Times New Roman" w:cs="Times New Roman"/>
              </w:rPr>
              <w:t>that the best person wins.</w:t>
            </w:r>
          </w:p>
          <w:p w14:paraId="6CE4D488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21BA44A4" w14:textId="77777777" w:rsidR="0019431B" w:rsidRDefault="00570D14">
            <w:pPr>
              <w:jc w:val="both"/>
            </w:pPr>
            <w:ins w:id="26" w:author="Unknown Author" w:date="2020-02-12T23:06:00Z">
              <w:r>
                <w:rPr>
                  <w:rFonts w:ascii="Times New Roman" w:hAnsi="Times New Roman" w:cs="Times New Roman"/>
                </w:rPr>
                <w:t>A las personas se les deb</w:t>
              </w:r>
            </w:ins>
            <w:ins w:id="27" w:author="Unknown Author" w:date="2020-02-12T23:07:00Z">
              <w:r>
                <w:rPr>
                  <w:rFonts w:ascii="Times New Roman" w:hAnsi="Times New Roman" w:cs="Times New Roman"/>
                </w:rPr>
                <w:t xml:space="preserve">ería dejar </w:t>
              </w:r>
            </w:ins>
            <w:del w:id="28" w:author="Unknown Author" w:date="2020-02-12T23:07:00Z">
              <w:r>
                <w:rPr>
                  <w:rFonts w:ascii="Times New Roman" w:hAnsi="Times New Roman" w:cs="Times New Roman"/>
                </w:rPr>
                <w:delText>Debiera permitírsele a las personas</w:delText>
              </w:r>
            </w:del>
            <w:r>
              <w:rPr>
                <w:rFonts w:ascii="Times New Roman" w:hAnsi="Times New Roman" w:cs="Times New Roman"/>
              </w:rPr>
              <w:t xml:space="preserve"> competir para asegurar que </w:t>
            </w:r>
            <w:ins w:id="29" w:author="Unknown Author" w:date="2020-02-12T23:07:00Z">
              <w:r>
                <w:rPr>
                  <w:rFonts w:ascii="Times New Roman" w:hAnsi="Times New Roman" w:cs="Times New Roman"/>
                </w:rPr>
                <w:t xml:space="preserve">quien gane sea el </w:t>
              </w:r>
            </w:ins>
            <w:del w:id="30" w:author="Unknown Author" w:date="2020-02-12T23:07:00Z">
              <w:r>
                <w:rPr>
                  <w:rFonts w:ascii="Times New Roman" w:hAnsi="Times New Roman" w:cs="Times New Roman"/>
                </w:rPr>
                <w:delText>la persona que gane sea la</w:delText>
              </w:r>
            </w:del>
            <w:r>
              <w:rPr>
                <w:rFonts w:ascii="Times New Roman" w:hAnsi="Times New Roman" w:cs="Times New Roman"/>
              </w:rPr>
              <w:t xml:space="preserve"> mejor.</w:t>
            </w:r>
          </w:p>
        </w:tc>
      </w:tr>
      <w:tr w:rsidR="0019431B" w14:paraId="7ED18FBA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40936056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0E3A852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Being competitive is part of human nature.</w:t>
            </w:r>
          </w:p>
          <w:p w14:paraId="68BD43E7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3FE2E755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 competitivo es parte de la</w:t>
            </w:r>
            <w:r>
              <w:rPr>
                <w:rFonts w:ascii="Times New Roman" w:hAnsi="Times New Roman" w:cs="Times New Roman"/>
              </w:rPr>
              <w:t xml:space="preserve"> naturaleza humana.</w:t>
            </w:r>
          </w:p>
        </w:tc>
      </w:tr>
      <w:tr w:rsidR="0019431B" w14:paraId="69A3730E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4883C955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02CF97FA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Competition is a good way to discover and motivate the best people.</w:t>
            </w:r>
          </w:p>
          <w:p w14:paraId="7105F9FB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0D53F9D1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</w:rPr>
              <w:t xml:space="preserve">Competir es una buena manera de descubrir </w:t>
            </w:r>
            <w:ins w:id="31" w:author="Unknown Author" w:date="2020-02-12T23:07:00Z">
              <w:r>
                <w:rPr>
                  <w:rFonts w:ascii="Times New Roman" w:hAnsi="Times New Roman" w:cs="Times New Roman"/>
                </w:rPr>
                <w:t xml:space="preserve">y motivar </w:t>
              </w:r>
            </w:ins>
            <w:r>
              <w:rPr>
                <w:rFonts w:ascii="Times New Roman" w:hAnsi="Times New Roman" w:cs="Times New Roman"/>
              </w:rPr>
              <w:t>a las mejores personas</w:t>
            </w:r>
            <w:ins w:id="32" w:author="Unknown Author" w:date="2020-02-12T23:07:00Z">
              <w:r>
                <w:rPr>
                  <w:rFonts w:ascii="Times New Roman" w:hAnsi="Times New Roman" w:cs="Times New Roman"/>
                </w:rPr>
                <w:t>.</w:t>
              </w:r>
            </w:ins>
            <w:del w:id="33" w:author="Unknown Author" w:date="2020-02-12T23:07:00Z">
              <w:r>
                <w:rPr>
                  <w:rFonts w:ascii="Times New Roman" w:hAnsi="Times New Roman" w:cs="Times New Roman"/>
                </w:rPr>
                <w:delText xml:space="preserve"> y de motivarlas.</w:delText>
              </w:r>
            </w:del>
          </w:p>
        </w:tc>
      </w:tr>
      <w:tr w:rsidR="0019431B" w14:paraId="59744D87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3E81DFC4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17722976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Shielding children from competition does not prepare them for </w:t>
            </w:r>
            <w:r>
              <w:rPr>
                <w:rFonts w:ascii="Times New Roman" w:hAnsi="Times New Roman" w:cs="Times New Roman"/>
              </w:rPr>
              <w:t>adulthood.</w:t>
            </w:r>
          </w:p>
          <w:p w14:paraId="11AD63BE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43D83BA0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Proteger a las niñas y los niños de la competencia no los prepara para la vida adulta.</w:t>
            </w:r>
          </w:p>
        </w:tc>
      </w:tr>
      <w:tr w:rsidR="0019431B" w14:paraId="2A63115B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5DCF1D2A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6D9ECE63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Fairness means letting people have equal opportunity, not guaranteeing equal outcome.</w:t>
            </w:r>
          </w:p>
          <w:p w14:paraId="0060AF05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1826FA75" w14:textId="77777777" w:rsidR="0019431B" w:rsidRDefault="00570D14">
            <w:pPr>
              <w:jc w:val="both"/>
            </w:pPr>
            <w:ins w:id="34" w:author="Unknown Author" w:date="2020-02-12T23:08:00Z">
              <w:r>
                <w:rPr>
                  <w:rFonts w:ascii="Times New Roman" w:hAnsi="Times New Roman" w:cs="Times New Roman"/>
                </w:rPr>
                <w:t xml:space="preserve">Justicia </w:t>
              </w:r>
            </w:ins>
            <w:del w:id="35" w:author="Unknown Author" w:date="2020-02-12T23:08:00Z">
              <w:r>
                <w:rPr>
                  <w:rFonts w:ascii="Times New Roman" w:hAnsi="Times New Roman" w:cs="Times New Roman"/>
                </w:rPr>
                <w:delText>Equidad</w:delText>
              </w:r>
            </w:del>
            <w:r>
              <w:rPr>
                <w:rFonts w:ascii="Times New Roman" w:hAnsi="Times New Roman" w:cs="Times New Roman"/>
              </w:rPr>
              <w:t xml:space="preserve"> significa que las personas tengan las mismas oport</w:t>
            </w:r>
            <w:r>
              <w:rPr>
                <w:rFonts w:ascii="Times New Roman" w:hAnsi="Times New Roman" w:cs="Times New Roman"/>
              </w:rPr>
              <w:t>unidades, no garantizarles igualdad de los resultados.</w:t>
            </w:r>
          </w:p>
        </w:tc>
      </w:tr>
      <w:tr w:rsidR="0019431B" w14:paraId="04923B22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359D9067" w14:textId="77777777" w:rsidR="0019431B" w:rsidRDefault="0019431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8B9A23F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PERSONAL WHEREWITHAL: MERITOCRACIA</w:t>
            </w:r>
          </w:p>
        </w:tc>
      </w:tr>
      <w:tr w:rsidR="0019431B" w14:paraId="154B34BF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78F33EB8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26BA21F7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Anybody can get ahead in the world if they learn to play the game.</w:t>
            </w:r>
          </w:p>
          <w:p w14:paraId="4DB5C3CA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51250C06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 xml:space="preserve">Cualquier persona puede salir adelante en la vida si </w:t>
            </w:r>
            <w:del w:id="36" w:author="Unknown Author" w:date="2020-02-12T23:08:00Z">
              <w:r>
                <w:rPr>
                  <w:rFonts w:ascii="Times New Roman" w:hAnsi="Times New Roman" w:cs="Times New Roman"/>
                  <w:color w:val="FF0000"/>
                </w:rPr>
                <w:delText>ella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aprende </w:t>
            </w:r>
            <w:ins w:id="37" w:author="Unknown Author" w:date="2020-02-12T23:09:00Z">
              <w:r>
                <w:rPr>
                  <w:rFonts w:ascii="Times New Roman" w:hAnsi="Times New Roman" w:cs="Times New Roman"/>
                  <w:color w:val="FF0000"/>
                </w:rPr>
                <w:t xml:space="preserve">las reglas </w:t>
              </w:r>
            </w:ins>
            <w:del w:id="38" w:author="Unknown Author" w:date="2020-02-12T23:09:00Z">
              <w:r>
                <w:rPr>
                  <w:rFonts w:ascii="Times New Roman" w:hAnsi="Times New Roman" w:cs="Times New Roman"/>
                  <w:color w:val="FF0000"/>
                </w:rPr>
                <w:delText>a jugar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ins w:id="39" w:author="Unknown Author" w:date="2020-02-12T23:09:00Z">
              <w:r>
                <w:rPr>
                  <w:rFonts w:ascii="Times New Roman" w:hAnsi="Times New Roman" w:cs="Times New Roman"/>
                  <w:color w:val="FF0000"/>
                </w:rPr>
                <w:t>d</w:t>
              </w:r>
            </w:ins>
            <w:r>
              <w:rPr>
                <w:rFonts w:ascii="Times New Roman" w:hAnsi="Times New Roman" w:cs="Times New Roman"/>
                <w:color w:val="FF0000"/>
              </w:rPr>
              <w:t>el juego.</w:t>
            </w:r>
          </w:p>
        </w:tc>
      </w:tr>
      <w:tr w:rsidR="0019431B" w14:paraId="626A0CE8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013352D1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28FCBDB8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Any goal can be achieved with enough hard work and talent.</w:t>
            </w:r>
          </w:p>
          <w:p w14:paraId="0307129E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4161DD0D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 xml:space="preserve">Cualquier objetivo puede ser logrado con </w:t>
            </w:r>
            <w:del w:id="40" w:author="Unknown Author" w:date="2020-02-12T23:09:00Z">
              <w:r>
                <w:rPr>
                  <w:rFonts w:ascii="Times New Roman" w:hAnsi="Times New Roman" w:cs="Times New Roman"/>
                  <w:color w:val="FF0000"/>
                </w:rPr>
                <w:delText>bastante</w:delText>
              </w:r>
            </w:del>
            <w:ins w:id="41" w:author="Unknown Author" w:date="2020-02-12T23:09:00Z">
              <w:r>
                <w:rPr>
                  <w:rFonts w:ascii="Times New Roman" w:hAnsi="Times New Roman" w:cs="Times New Roman"/>
                  <w:color w:val="FF0000"/>
                </w:rPr>
                <w:t>suficiente</w:t>
              </w:r>
            </w:ins>
            <w:r>
              <w:rPr>
                <w:rFonts w:ascii="Times New Roman" w:hAnsi="Times New Roman" w:cs="Times New Roman"/>
                <w:color w:val="FF0000"/>
              </w:rPr>
              <w:t xml:space="preserve"> trabajo duro y talento.</w:t>
            </w:r>
          </w:p>
        </w:tc>
      </w:tr>
      <w:tr w:rsidR="0019431B" w14:paraId="5EB65638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197E1CE4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11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16270CEE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Right no</w:t>
            </w:r>
            <w:r>
              <w:rPr>
                <w:rFonts w:ascii="Times New Roman" w:hAnsi="Times New Roman" w:cs="Times New Roman"/>
                <w:color w:val="FF0000"/>
              </w:rPr>
              <w:t>w, pretty much all Americans are free to live any kind of life they want.</w:t>
            </w:r>
          </w:p>
          <w:p w14:paraId="7327BF7B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56E9B44A" w14:textId="77777777" w:rsidR="0019431B" w:rsidRDefault="00570D14">
            <w:pPr>
              <w:jc w:val="both"/>
            </w:pPr>
            <w:del w:id="42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delText>Actualmente</w:delText>
              </w:r>
            </w:del>
            <w:ins w:id="43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t>En la actualidad</w:t>
              </w:r>
            </w:ins>
            <w:del w:id="44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delText>,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prácticamente todos los chilenos y </w:t>
            </w:r>
            <w:del w:id="45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delText>todas las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chilenas son libres de vivir </w:t>
            </w:r>
            <w:ins w:id="46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t xml:space="preserve">cualquier </w:t>
              </w:r>
            </w:ins>
            <w:del w:id="47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delText>el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tipo de vida que </w:t>
            </w:r>
            <w:del w:id="48" w:author="Unknown Author" w:date="2020-02-12T23:10:00Z">
              <w:r>
                <w:rPr>
                  <w:rFonts w:ascii="Times New Roman" w:hAnsi="Times New Roman" w:cs="Times New Roman"/>
                  <w:color w:val="FF0000"/>
                </w:rPr>
                <w:delText>ellos y ellas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deseen.</w:t>
            </w:r>
          </w:p>
        </w:tc>
      </w:tr>
      <w:tr w:rsidR="0019431B" w14:paraId="3DC3BA0B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14168C4C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12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4010ECF1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When it comes to chall</w:t>
            </w:r>
            <w:r>
              <w:rPr>
                <w:rFonts w:ascii="Times New Roman" w:hAnsi="Times New Roman" w:cs="Times New Roman"/>
                <w:color w:val="FF0000"/>
              </w:rPr>
              <w:t>enges like discrimination, individuals just have to be tough enough to overcome them.</w:t>
            </w:r>
          </w:p>
          <w:p w14:paraId="645EAF44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1F76BC1D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ins w:id="49" w:author="Unknown Author" w:date="2020-02-12T23:11:00Z">
              <w:r>
                <w:rPr>
                  <w:rFonts w:ascii="Times New Roman" w:hAnsi="Times New Roman" w:cs="Times New Roman"/>
                  <w:color w:val="FF0000"/>
                </w:rPr>
                <w:t>Cuando se trata de desafíos como la discriminación, las personas solo tienen que ser lo suficientemente fuertes para superarlos.</w:t>
              </w:r>
            </w:ins>
          </w:p>
          <w:p w14:paraId="291B7A68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1E33A167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19431B" w14:paraId="3AF25E5B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18C518BB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13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5C528484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I’ve benefited from working </w:t>
            </w:r>
            <w:r>
              <w:rPr>
                <w:rFonts w:ascii="Times New Roman" w:hAnsi="Times New Roman" w:cs="Times New Roman"/>
                <w:color w:val="FF0000"/>
              </w:rPr>
              <w:t>hard, so there’s no reason others can’t.</w:t>
            </w:r>
          </w:p>
          <w:p w14:paraId="64B299D6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32C4976F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 xml:space="preserve">Yo me he </w:t>
            </w:r>
            <w:del w:id="50" w:author="Unknown Author" w:date="2020-02-12T23:13:00Z">
              <w:r>
                <w:rPr>
                  <w:rFonts w:ascii="Times New Roman" w:hAnsi="Times New Roman" w:cs="Times New Roman"/>
                  <w:color w:val="FF0000"/>
                </w:rPr>
                <w:delText>benificiado/a</w:delText>
              </w:r>
            </w:del>
            <w:ins w:id="51" w:author="Unknown Author" w:date="2020-02-12T23:13:00Z">
              <w:r>
                <w:rPr>
                  <w:rFonts w:ascii="Times New Roman" w:hAnsi="Times New Roman" w:cs="Times New Roman"/>
                  <w:color w:val="FF0000"/>
                </w:rPr>
                <w:t>favorecido</w:t>
              </w:r>
            </w:ins>
            <w:r>
              <w:rPr>
                <w:rFonts w:ascii="Times New Roman" w:hAnsi="Times New Roman" w:cs="Times New Roman"/>
                <w:color w:val="FF0000"/>
              </w:rPr>
              <w:t xml:space="preserve"> del trabajo duro, por lo tanto no hay razones para que otro/as no puedan </w:t>
            </w:r>
            <w:ins w:id="52" w:author="Unknown Author" w:date="2020-02-12T23:13:00Z">
              <w:r>
                <w:rPr>
                  <w:rFonts w:ascii="Times New Roman" w:hAnsi="Times New Roman" w:cs="Times New Roman"/>
                  <w:color w:val="FF0000"/>
                </w:rPr>
                <w:t xml:space="preserve">hacerlo. </w:t>
              </w:r>
            </w:ins>
            <w:del w:id="53" w:author="Unknown Author" w:date="2020-02-12T23:13:00Z">
              <w:r>
                <w:rPr>
                  <w:rFonts w:ascii="Times New Roman" w:hAnsi="Times New Roman" w:cs="Times New Roman"/>
                  <w:color w:val="FF0000"/>
                </w:rPr>
                <w:delText>beneficierse de éste.</w:delText>
              </w:r>
            </w:del>
          </w:p>
        </w:tc>
      </w:tr>
      <w:tr w:rsidR="0019431B" w14:paraId="64E4FFCB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7F1AAB83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lastRenderedPageBreak/>
              <w:t>14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3D32B45B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If you’re smart and strong enough, discrimination won’t hold you back.</w:t>
            </w:r>
          </w:p>
          <w:p w14:paraId="5D3DD2F6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27D30148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  <w:color w:val="FF0000"/>
              </w:rPr>
              <w:t>S</w:t>
            </w:r>
            <w:r>
              <w:rPr>
                <w:rFonts w:ascii="Times New Roman" w:hAnsi="Times New Roman" w:cs="Times New Roman"/>
                <w:color w:val="FF0000"/>
              </w:rPr>
              <w:t>i usted es</w:t>
            </w:r>
            <w:ins w:id="54" w:author="Unknown Author" w:date="2020-02-12T23:14:00Z">
              <w:r>
                <w:rPr>
                  <w:rFonts w:ascii="Times New Roman" w:hAnsi="Times New Roman" w:cs="Times New Roman"/>
                  <w:color w:val="FF0000"/>
                </w:rPr>
                <w:t xml:space="preserve"> lo suficientemente </w:t>
              </w:r>
            </w:ins>
            <w:del w:id="55" w:author="Unknown Author" w:date="2020-02-12T23:15:00Z">
              <w:r>
                <w:rPr>
                  <w:rFonts w:ascii="Times New Roman" w:hAnsi="Times New Roman" w:cs="Times New Roman"/>
                  <w:color w:val="FF0000"/>
                </w:rPr>
                <w:delText xml:space="preserve"> 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inteligente y </w:t>
            </w:r>
            <w:del w:id="56" w:author="Unknown Author" w:date="2020-02-12T23:15:00Z">
              <w:r>
                <w:rPr>
                  <w:rFonts w:ascii="Times New Roman" w:hAnsi="Times New Roman" w:cs="Times New Roman"/>
                  <w:color w:val="FF0000"/>
                </w:rPr>
                <w:delText>suficientemente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 xml:space="preserve"> fuerte, la discriminación no lo </w:t>
            </w:r>
            <w:ins w:id="57" w:author="Unknown Author" w:date="2020-02-12T23:14:00Z">
              <w:r>
                <w:rPr>
                  <w:rFonts w:ascii="Times New Roman" w:hAnsi="Times New Roman" w:cs="Times New Roman"/>
                  <w:color w:val="FF0000"/>
                </w:rPr>
                <w:t xml:space="preserve">detendrá. </w:t>
              </w:r>
            </w:ins>
            <w:del w:id="58" w:author="Unknown Author" w:date="2020-02-12T23:14:00Z">
              <w:r>
                <w:rPr>
                  <w:rFonts w:ascii="Times New Roman" w:hAnsi="Times New Roman" w:cs="Times New Roman"/>
                  <w:color w:val="FF0000"/>
                </w:rPr>
                <w:delText>paralizará</w:delText>
              </w:r>
            </w:del>
            <w:r>
              <w:rPr>
                <w:rFonts w:ascii="Times New Roman" w:hAnsi="Times New Roman" w:cs="Times New Roman"/>
                <w:color w:val="FF0000"/>
              </w:rPr>
              <w:t>.</w:t>
            </w:r>
          </w:p>
        </w:tc>
      </w:tr>
      <w:tr w:rsidR="0019431B" w14:paraId="5806F693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40360A61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15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438F9D6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A person’s success in life is determined more by his or her personal efforts than by society.</w:t>
            </w:r>
          </w:p>
          <w:p w14:paraId="48D57556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400341FA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El éxito de una persona en la vida es dete</w:t>
            </w:r>
            <w:r>
              <w:rPr>
                <w:rFonts w:ascii="Times New Roman" w:hAnsi="Times New Roman" w:cs="Times New Roman"/>
                <w:color w:val="FF0000"/>
              </w:rPr>
              <w:t>rminado más por su esfuerzo personal que por la sociedad.</w:t>
            </w:r>
          </w:p>
        </w:tc>
      </w:tr>
      <w:tr w:rsidR="0019431B" w14:paraId="0BB81034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1E2E4EAE" w14:textId="77777777" w:rsidR="0019431B" w:rsidRDefault="00570D14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16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718D248D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Anyone who is willing to work hard can be successful in America.</w:t>
            </w:r>
          </w:p>
          <w:p w14:paraId="4EC03008" w14:textId="77777777" w:rsidR="0019431B" w:rsidRDefault="001943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3DFF71A8" w14:textId="77777777" w:rsidR="0019431B" w:rsidRDefault="00570D14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Cualquiera que esté dispuesto a trabajar duro puede ser exitoso en Chile.</w:t>
            </w:r>
          </w:p>
        </w:tc>
      </w:tr>
      <w:tr w:rsidR="0019431B" w14:paraId="137D7D06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2F524A06" w14:textId="77777777" w:rsidR="0019431B" w:rsidRDefault="001943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02EE8553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INTERFERENCE</w:t>
            </w:r>
          </w:p>
        </w:tc>
      </w:tr>
      <w:tr w:rsidR="0019431B" w14:paraId="51D69DD3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503207AD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2A5D670B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problem with </w:t>
            </w:r>
            <w:r>
              <w:rPr>
                <w:rFonts w:ascii="Times New Roman" w:hAnsi="Times New Roman" w:cs="Times New Roman"/>
              </w:rPr>
              <w:t>government social programs is that they get in the way of personal freedom.</w:t>
            </w:r>
          </w:p>
          <w:p w14:paraId="5C46D9C0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251C82E7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problema de los programas sociales del Estado es que obstaculizan la libertad personal.</w:t>
            </w:r>
          </w:p>
        </w:tc>
      </w:tr>
      <w:tr w:rsidR="0019431B" w14:paraId="2549383C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3171938D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6D365146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government is inefficient, and therefore should not interfere in the private sec</w:t>
            </w:r>
            <w:r>
              <w:rPr>
                <w:rFonts w:ascii="Times New Roman" w:hAnsi="Times New Roman" w:cs="Times New Roman"/>
              </w:rPr>
              <w:t>tor.</w:t>
            </w:r>
          </w:p>
          <w:p w14:paraId="57D8EE74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3840B414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Estado es ineficiente y por lo tanto no debería interferir en el secto privado.</w:t>
            </w:r>
          </w:p>
        </w:tc>
      </w:tr>
      <w:tr w:rsidR="0019431B" w14:paraId="2C6C5E15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04FF2EE4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4CB6932E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government often hurts individual ambition when it interferes.</w:t>
            </w:r>
          </w:p>
          <w:p w14:paraId="133927F3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12BE5FC2" w14:textId="77777777" w:rsidR="0019431B" w:rsidRDefault="00570D14">
            <w:pPr>
              <w:jc w:val="both"/>
            </w:pPr>
            <w:ins w:id="59" w:author="Unknown Author" w:date="2020-02-12T23:16:00Z">
              <w:r>
                <w:rPr>
                  <w:rFonts w:ascii="Times New Roman" w:hAnsi="Times New Roman" w:cs="Times New Roman"/>
                </w:rPr>
                <w:t>Cuando e</w:t>
              </w:r>
            </w:ins>
            <w:del w:id="60" w:author="Unknown Author" w:date="2020-02-12T23:16:00Z">
              <w:r>
                <w:rPr>
                  <w:rFonts w:ascii="Times New Roman" w:hAnsi="Times New Roman" w:cs="Times New Roman"/>
                </w:rPr>
                <w:delText>E</w:delText>
              </w:r>
            </w:del>
            <w:r>
              <w:rPr>
                <w:rFonts w:ascii="Times New Roman" w:hAnsi="Times New Roman" w:cs="Times New Roman"/>
              </w:rPr>
              <w:t xml:space="preserve">l Estado </w:t>
            </w:r>
            <w:ins w:id="61" w:author="Unknown Author" w:date="2020-02-12T23:17:00Z">
              <w:r>
                <w:rPr>
                  <w:rFonts w:ascii="Times New Roman" w:hAnsi="Times New Roman" w:cs="Times New Roman"/>
                </w:rPr>
                <w:t xml:space="preserve">interfiere, </w:t>
              </w:r>
            </w:ins>
            <w:r>
              <w:rPr>
                <w:rFonts w:ascii="Times New Roman" w:hAnsi="Times New Roman" w:cs="Times New Roman"/>
              </w:rPr>
              <w:t xml:space="preserve">frecuentemente </w:t>
            </w:r>
            <w:del w:id="62" w:author="Unknown Author" w:date="2020-02-12T23:18:00Z">
              <w:r>
                <w:rPr>
                  <w:rFonts w:ascii="Times New Roman" w:hAnsi="Times New Roman" w:cs="Times New Roman"/>
                </w:rPr>
                <w:delText>perjudica</w:delText>
              </w:r>
            </w:del>
            <w:ins w:id="63" w:author="Unknown Author" w:date="2020-02-12T23:18:00Z">
              <w:r>
                <w:rPr>
                  <w:rFonts w:ascii="Times New Roman" w:hAnsi="Times New Roman" w:cs="Times New Roman"/>
                </w:rPr>
                <w:t>daña</w:t>
              </w:r>
            </w:ins>
            <w:r>
              <w:rPr>
                <w:rFonts w:ascii="Times New Roman" w:hAnsi="Times New Roman" w:cs="Times New Roman"/>
              </w:rPr>
              <w:t xml:space="preserve"> la ambición individual </w:t>
            </w:r>
            <w:del w:id="64" w:author="Unknown Author" w:date="2020-02-12T23:17:00Z">
              <w:r>
                <w:rPr>
                  <w:rFonts w:ascii="Times New Roman" w:hAnsi="Times New Roman" w:cs="Times New Roman"/>
                </w:rPr>
                <w:delText>cuando este interfiere</w:delText>
              </w:r>
            </w:del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9431B" w14:paraId="4DAC6283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546225D7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54529D9E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government does not have a right to take what I earn and give it to someone else.</w:t>
            </w:r>
          </w:p>
          <w:p w14:paraId="0075A18D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3BC347F5" w14:textId="77777777" w:rsidR="0019431B" w:rsidRDefault="00570D14">
            <w:pPr>
              <w:jc w:val="both"/>
            </w:pPr>
            <w:r>
              <w:rPr>
                <w:rFonts w:ascii="Times New Roman" w:hAnsi="Times New Roman" w:cs="Times New Roman"/>
              </w:rPr>
              <w:t xml:space="preserve">El Estado no tiene el derecho </w:t>
            </w:r>
            <w:ins w:id="65" w:author="Unknown Author" w:date="2020-02-12T23:18:00Z">
              <w:r>
                <w:rPr>
                  <w:rFonts w:ascii="Times New Roman" w:hAnsi="Times New Roman" w:cs="Times New Roman"/>
                </w:rPr>
                <w:t>a</w:t>
              </w:r>
            </w:ins>
            <w:del w:id="66" w:author="Unknown Author" w:date="2020-02-12T23:18:00Z">
              <w:r>
                <w:rPr>
                  <w:rFonts w:ascii="Times New Roman" w:hAnsi="Times New Roman" w:cs="Times New Roman"/>
                </w:rPr>
                <w:delText>de</w:delText>
              </w:r>
            </w:del>
            <w:r>
              <w:rPr>
                <w:rFonts w:ascii="Times New Roman" w:hAnsi="Times New Roman" w:cs="Times New Roman"/>
              </w:rPr>
              <w:t xml:space="preserve"> tomar </w:t>
            </w:r>
            <w:ins w:id="67" w:author="Unknown Author" w:date="2020-02-12T23:19:00Z">
              <w:r>
                <w:rPr>
                  <w:rFonts w:ascii="Times New Roman" w:hAnsi="Times New Roman" w:cs="Times New Roman"/>
                </w:rPr>
                <w:t xml:space="preserve">lo que yo he ganado </w:t>
              </w:r>
            </w:ins>
            <w:del w:id="68" w:author="Unknown Author" w:date="2020-02-12T23:19:00Z">
              <w:r>
                <w:rPr>
                  <w:rFonts w:ascii="Times New Roman" w:hAnsi="Times New Roman" w:cs="Times New Roman"/>
                </w:rPr>
                <w:delText>parte de mi</w:delText>
              </w:r>
            </w:del>
            <w:del w:id="69" w:author="Unknown Author" w:date="2020-02-12T23:18:00Z">
              <w:r>
                <w:rPr>
                  <w:rFonts w:ascii="Times New Roman" w:hAnsi="Times New Roman" w:cs="Times New Roman"/>
                </w:rPr>
                <w:delText xml:space="preserve"> sueldo </w:delText>
              </w:r>
            </w:del>
            <w:r>
              <w:rPr>
                <w:rFonts w:ascii="Times New Roman" w:hAnsi="Times New Roman" w:cs="Times New Roman"/>
              </w:rPr>
              <w:t>y dárselo a alguna otra persona.</w:t>
            </w:r>
          </w:p>
        </w:tc>
      </w:tr>
      <w:tr w:rsidR="0019431B" w14:paraId="3FDD961A" w14:textId="77777777">
        <w:tc>
          <w:tcPr>
            <w:tcW w:w="806" w:type="dxa"/>
            <w:shd w:val="clear" w:color="auto" w:fill="auto"/>
            <w:tcMar>
              <w:left w:w="103" w:type="dxa"/>
            </w:tcMar>
          </w:tcPr>
          <w:p w14:paraId="694C1F18" w14:textId="77777777" w:rsidR="0019431B" w:rsidRDefault="00570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024" w:type="dxa"/>
            <w:shd w:val="clear" w:color="auto" w:fill="auto"/>
            <w:tcMar>
              <w:left w:w="103" w:type="dxa"/>
            </w:tcMar>
          </w:tcPr>
          <w:p w14:paraId="2851BDF4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programs sponsored by the government provide false incentives and unearned rewards.</w:t>
            </w:r>
          </w:p>
          <w:p w14:paraId="62F0F222" w14:textId="77777777" w:rsidR="0019431B" w:rsidRDefault="0019431B">
            <w:pPr>
              <w:jc w:val="both"/>
              <w:rPr>
                <w:rFonts w:ascii="Times New Roman" w:hAnsi="Times New Roman" w:cs="Times New Roman"/>
              </w:rPr>
            </w:pPr>
          </w:p>
          <w:p w14:paraId="508600E8" w14:textId="77777777" w:rsidR="0019431B" w:rsidRDefault="00570D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Los programas sociales </w:t>
            </w:r>
            <w:del w:id="70" w:author="Unknown Author" w:date="2020-02-12T23:19:00Z">
              <w:r>
                <w:rPr>
                  <w:rFonts w:ascii="Times New Roman" w:hAnsi="Times New Roman" w:cs="Times New Roman"/>
                </w:rPr>
                <w:delText xml:space="preserve">patrocinados por </w:delText>
              </w:r>
            </w:del>
            <w:ins w:id="71" w:author="Unknown Author" w:date="2020-02-12T23:19:00Z">
              <w:r>
                <w:rPr>
                  <w:rFonts w:ascii="Times New Roman" w:hAnsi="Times New Roman" w:cs="Times New Roman"/>
                </w:rPr>
                <w:t>d</w:t>
              </w:r>
            </w:ins>
            <w:r>
              <w:rPr>
                <w:rFonts w:ascii="Times New Roman" w:hAnsi="Times New Roman" w:cs="Times New Roman"/>
              </w:rPr>
              <w:t>el Estado promueven incentivos falsos y premios no merecidos.</w:t>
            </w:r>
          </w:p>
        </w:tc>
      </w:tr>
    </w:tbl>
    <w:p w14:paraId="32D44AC6" w14:textId="77777777" w:rsidR="0019431B" w:rsidRDefault="0019431B"/>
    <w:p w14:paraId="154553EA" w14:textId="77777777" w:rsidR="0019431B" w:rsidRDefault="00570D14">
      <w:ins w:id="72" w:author="Unknown Author" w:date="2020-02-12T23:22:00Z">
        <w:r>
          <w:t xml:space="preserve">Y </w:t>
        </w:r>
        <w:r>
          <w:t>…</w:t>
        </w:r>
        <w:r>
          <w:t xml:space="preserve"> en este contexto, me permito sugerir otro item:</w:t>
        </w:r>
      </w:ins>
    </w:p>
    <w:p w14:paraId="1FB10483" w14:textId="77777777" w:rsidR="0019431B" w:rsidRDefault="00570D14">
      <w:pPr>
        <w:rPr>
          <w:ins w:id="73" w:author="Author1" w:date="2020-02-14T09:51:00Z"/>
        </w:rPr>
      </w:pPr>
      <w:ins w:id="74" w:author="Unknown Author" w:date="2020-02-12T23:22:00Z">
        <w:r>
          <w:t>- Lo qu</w:t>
        </w:r>
        <w:r>
          <w:t xml:space="preserve">e yo tengo me lo he ganado, nunca me han regalado nada. </w:t>
        </w:r>
      </w:ins>
    </w:p>
    <w:p w14:paraId="6506DA86" w14:textId="77777777" w:rsidR="00473375" w:rsidRDefault="00473375">
      <w:pPr>
        <w:rPr>
          <w:ins w:id="75" w:author="Author1" w:date="2020-02-14T09:51:00Z"/>
        </w:rPr>
      </w:pPr>
    </w:p>
    <w:p w14:paraId="52FA24B7" w14:textId="77777777" w:rsidR="00473375" w:rsidRDefault="00473375">
      <w:pPr>
        <w:rPr>
          <w:ins w:id="76" w:author="Author1" w:date="2020-02-14T09:52:00Z"/>
        </w:rPr>
      </w:pPr>
      <w:ins w:id="77" w:author="Author1" w:date="2020-02-14T09:51:00Z">
        <w:r>
          <w:t>Aca vá uno que me gustó del paper de Kluegel, Mason y Wegener (1999)</w:t>
        </w:r>
      </w:ins>
      <w:ins w:id="78" w:author="Author1" w:date="2020-02-14T09:52:00Z">
        <w:r>
          <w:t>:</w:t>
        </w:r>
      </w:ins>
    </w:p>
    <w:p w14:paraId="615F58BF" w14:textId="77777777" w:rsidR="00473375" w:rsidRDefault="00473375">
      <w:pPr>
        <w:rPr>
          <w:ins w:id="79" w:author="Author1" w:date="2020-02-14T09:52:00Z"/>
        </w:rPr>
      </w:pPr>
    </w:p>
    <w:p w14:paraId="21DC702E" w14:textId="77777777" w:rsidR="00473375" w:rsidRDefault="00473375">
      <w:ins w:id="80" w:author="Author1" w:date="2020-02-14T09:53:00Z">
        <w:r>
          <w:t>It is all right if businessmen make good profits because everyone benefits in the end:  Está</w:t>
        </w:r>
      </w:ins>
      <w:ins w:id="81" w:author="Author1" w:date="2020-02-14T09:54:00Z">
        <w:r>
          <w:t xml:space="preserve"> bien si los empresarios obtienen buenas ganancias</w:t>
        </w:r>
        <w:r w:rsidR="00570D14">
          <w:t xml:space="preserve"> porque </w:t>
        </w:r>
      </w:ins>
      <w:ins w:id="82" w:author="Author1" w:date="2020-02-14T09:55:00Z">
        <w:r w:rsidR="00570D14">
          <w:t>todos nos beneficiamos al final.</w:t>
        </w:r>
      </w:ins>
      <w:bookmarkStart w:id="83" w:name="_GoBack"/>
      <w:bookmarkEnd w:id="83"/>
    </w:p>
    <w:sectPr w:rsidR="00473375">
      <w:pgSz w:w="12240" w:h="15840"/>
      <w:pgMar w:top="1417" w:right="1701" w:bottom="1417" w:left="1701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3" w:author="Unknown Author" w:date="2020-02-12T22:40:00Z" w:initials="">
    <w:p w14:paraId="14925EE6" w14:textId="77777777" w:rsidR="0019431B" w:rsidRDefault="00570D14">
      <w:r>
        <w:rPr>
          <w:rFonts w:ascii="Calibri" w:eastAsia="Calibri" w:hAnsi="Calibri"/>
          <w:sz w:val="20"/>
        </w:rPr>
        <w:t>Una sutileza, pero creo que sacar el “la” hace que el item se refiera mejor a las personas que se sienten discriminadas, no a cualquiera que se pueda quejar de discriminación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4925E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4925EE6" w16cid:durableId="21F0EA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1B"/>
    <w:rsid w:val="0019431B"/>
    <w:rsid w:val="00473375"/>
    <w:rsid w:val="0057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58B4BF"/>
  <w15:docId w15:val="{AC1EB50B-0850-684B-A678-315C696A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rrafodelista">
    <w:name w:val="List Paragraph"/>
    <w:basedOn w:val="Normal"/>
    <w:uiPriority w:val="34"/>
    <w:qFormat/>
    <w:rsid w:val="006308C8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0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color w:val="00000A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3375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3375"/>
    <w:rPr>
      <w:rFonts w:ascii="Times New Roman" w:hAnsi="Times New Roman" w:cs="Times New Roman"/>
      <w:color w:val="00000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933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Author1</dc:creator>
  <dc:description/>
  <cp:lastModifiedBy>Author1</cp:lastModifiedBy>
  <cp:revision>31</cp:revision>
  <dcterms:created xsi:type="dcterms:W3CDTF">2020-02-10T20:25:00Z</dcterms:created>
  <dcterms:modified xsi:type="dcterms:W3CDTF">2020-02-14T12:57:00Z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